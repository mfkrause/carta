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r>
        <w:t xml:space="preserve">before </w:t>
      </w:r>
      <w:moveTo w:id="1" w:author="A" w:date="2020-01-01T00:00:00Z">
        <w:r>
          <w:t>moved</w:t>
        </w:r>
      </w:moveTo>
      <w:r>
        <w:t xml:space="preserve"> after</w:t>
      </w:r>
    </w:p>
  </w:body>
</w:document>
</file>

<file path=word/_rels/document.xml.rels><?xml version="1.0" encoding="UTF-8" standalone="yes"?><Relationships xmlns="http://schemas.openxmlformats.org/package/2006/relationships"></Relationships>
</file>